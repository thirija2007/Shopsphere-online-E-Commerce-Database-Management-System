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23F5" w14:textId="205891E9" w:rsidR="000C581D" w:rsidRPr="001E0929" w:rsidRDefault="001E0929" w:rsidP="002816EE">
      <w:pPr>
        <w:jc w:val="center"/>
        <w:rPr>
          <w:ins w:id="0" w:author="Thirija R" w:date="2026-07-18T10:33:00Z" w16du:dateUtc="2026-07-18T05:03:00Z"/>
          <w:rFonts w:ascii="Times New Roman" w:hAnsi="Times New Roman" w:cs="Times New Roman"/>
          <w:b/>
          <w:bCs/>
          <w:sz w:val="26"/>
          <w:szCs w:val="26"/>
        </w:rPr>
      </w:pPr>
      <w:ins w:id="1" w:author="Thirija R" w:date="2026-07-18T10:33:00Z" w16du:dateUtc="2026-07-18T05:03:00Z">
        <w:r w:rsidRPr="001E0929">
          <w:rPr>
            <w:rFonts w:ascii="Times New Roman" w:hAnsi="Times New Roman" w:cs="Times New Roman"/>
            <w:b/>
            <w:bCs/>
            <w:sz w:val="28"/>
            <w:szCs w:val="28"/>
          </w:rPr>
          <w:t>SHOPSHERE ONLINE E-COMMERCE DATABASE MANAGEMENT</w:t>
        </w:r>
        <w:r w:rsidRPr="001E0929">
          <w:rPr>
            <w:rFonts w:ascii="Times New Roman" w:hAnsi="Times New Roman" w:cs="Times New Roman"/>
            <w:b/>
            <w:bCs/>
            <w:sz w:val="26"/>
            <w:szCs w:val="26"/>
          </w:rPr>
          <w:t xml:space="preserve"> </w:t>
        </w:r>
        <w:r>
          <w:rPr>
            <w:rFonts w:ascii="Times New Roman" w:hAnsi="Times New Roman" w:cs="Times New Roman"/>
            <w:b/>
            <w:bCs/>
            <w:sz w:val="26"/>
            <w:szCs w:val="26"/>
          </w:rPr>
          <w:t xml:space="preserve">             </w:t>
        </w:r>
        <w:r w:rsidRPr="001E0929">
          <w:rPr>
            <w:rFonts w:ascii="Times New Roman" w:hAnsi="Times New Roman" w:cs="Times New Roman"/>
            <w:b/>
            <w:bCs/>
            <w:sz w:val="26"/>
            <w:szCs w:val="26"/>
          </w:rPr>
          <w:t>SYSTEM</w:t>
        </w:r>
      </w:ins>
    </w:p>
    <w:p w14:paraId="40B4AE88" w14:textId="2CD47096" w:rsidR="005370D3" w:rsidRPr="0036517A" w:rsidRDefault="005370D3" w:rsidP="0053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17A">
        <w:rPr>
          <w:rFonts w:ascii="Times New Roman" w:hAnsi="Times New Roman" w:cs="Times New Roman"/>
          <w:b/>
          <w:bCs/>
          <w:sz w:val="28"/>
          <w:szCs w:val="28"/>
        </w:rPr>
        <w:t>1.CUSTOMER</w:t>
      </w:r>
      <w:ins w:id="2" w:author="Thirija R" w:date="2026-07-18T10:33:00Z" w16du:dateUtc="2026-07-18T05:03:00Z">
        <w:r w:rsidR="001E0929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14765467" w14:textId="6408013C" w:rsidR="00E22E1E" w:rsidRDefault="002B2514" w:rsidP="002D680E">
      <w:pPr>
        <w:rPr>
          <w:rFonts w:ascii="Times New Roman" w:hAnsi="Times New Roman" w:cs="Times New Roman"/>
          <w:sz w:val="28"/>
          <w:szCs w:val="28"/>
        </w:rPr>
      </w:pPr>
      <w:del w:id="3" w:author="Thirija R" w:date="2026-07-18T10:33:00Z" w16du:dateUtc="2026-07-18T05:03:00Z">
        <w:r>
          <w:rPr>
            <w:rFonts w:ascii="Times New Roman" w:hAnsi="Times New Roman" w:cs="Times New Roman"/>
            <w:sz w:val="28"/>
            <w:szCs w:val="28"/>
          </w:rPr>
          <w:delText xml:space="preserve">                 </w:delText>
        </w:r>
      </w:del>
      <w:r w:rsidR="003E5AC7" w:rsidRPr="003E5AC7">
        <w:rPr>
          <w:noProof/>
          <w:sz w:val="28"/>
          <w:szCs w:val="28"/>
        </w:rPr>
        <w:drawing>
          <wp:inline distT="0" distB="0" distL="0" distR="0" wp14:anchorId="071CB746" wp14:editId="23DCD25C">
            <wp:extent cx="5798820" cy="3162300"/>
            <wp:effectExtent l="0" t="0" r="0" b="0"/>
            <wp:docPr id="733200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032" cy="317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8E9F" w14:textId="1B7A3D4B" w:rsidR="000C581D" w:rsidRDefault="005917F4" w:rsidP="000C58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D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75166" w:rsidRPr="007759D8">
        <w:rPr>
          <w:rFonts w:ascii="Times New Roman" w:hAnsi="Times New Roman" w:cs="Times New Roman"/>
          <w:b/>
          <w:bCs/>
          <w:sz w:val="28"/>
          <w:szCs w:val="28"/>
        </w:rPr>
        <w:t>.SELLER</w:t>
      </w:r>
      <w:ins w:id="4" w:author="Thirija R" w:date="2026-07-18T10:33:00Z" w16du:dateUtc="2026-07-18T05:03:00Z">
        <w:r w:rsidR="000C581D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332F6484" w14:textId="77777777" w:rsidR="00AF363C" w:rsidRDefault="00AF363C" w:rsidP="002D680E">
      <w:pPr>
        <w:rPr>
          <w:ins w:id="5" w:author="Thirija R" w:date="2026-07-18T10:33:00Z" w16du:dateUtc="2026-07-18T05:03:00Z"/>
          <w:rFonts w:ascii="Times New Roman" w:hAnsi="Times New Roman" w:cs="Times New Roman"/>
          <w:b/>
          <w:bCs/>
          <w:sz w:val="28"/>
          <w:szCs w:val="28"/>
        </w:rPr>
      </w:pPr>
      <w:ins w:id="6" w:author="Thirija R" w:date="2026-07-18T10:33:00Z" w16du:dateUtc="2026-07-18T05:03:00Z">
        <w:r w:rsidRPr="00680CA3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drawing>
            <wp:inline distT="0" distB="0" distL="0" distR="0" wp14:anchorId="51EF1065" wp14:editId="70B9BC0D">
              <wp:extent cx="5731510" cy="3968750"/>
              <wp:effectExtent l="0" t="0" r="2540" b="0"/>
              <wp:docPr id="632185096" name="Pictur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0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96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7A72BB4" w14:textId="1D03EA35" w:rsidR="00E22E1E" w:rsidRPr="00BD6EF6" w:rsidRDefault="007759D8" w:rsidP="002D68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D680E" w:rsidRPr="002D680E">
        <w:rPr>
          <w:rFonts w:ascii="Times New Roman" w:hAnsi="Times New Roman" w:cs="Times New Roman"/>
          <w:b/>
          <w:bCs/>
          <w:sz w:val="28"/>
          <w:szCs w:val="28"/>
        </w:rPr>
        <w:t>. PRODUCT</w:t>
      </w:r>
      <w:ins w:id="7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1289DD2C" w14:textId="390A567A" w:rsidR="00E22E1E" w:rsidRPr="00E22E1E" w:rsidRDefault="00E22E1E" w:rsidP="00E22E1E">
      <w:pPr>
        <w:rPr>
          <w:rFonts w:ascii="Times New Roman" w:hAnsi="Times New Roman" w:cs="Times New Roman"/>
          <w:sz w:val="28"/>
          <w:szCs w:val="28"/>
        </w:rPr>
      </w:pPr>
      <w:r w:rsidRPr="00E22E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8F750A" wp14:editId="6EE6AC70">
            <wp:extent cx="5532120" cy="3665220"/>
            <wp:effectExtent l="0" t="0" r="0" b="0"/>
            <wp:docPr id="2119265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19ED" w14:textId="46A0E567" w:rsidR="00BD6EF6" w:rsidRDefault="00BD6EF6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EF6">
        <w:rPr>
          <w:rFonts w:ascii="Times New Roman" w:hAnsi="Times New Roman" w:cs="Times New Roman"/>
          <w:b/>
          <w:bCs/>
          <w:sz w:val="28"/>
          <w:szCs w:val="28"/>
        </w:rPr>
        <w:t>4.CATEGORY</w:t>
      </w:r>
      <w:ins w:id="8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7C1C9F5A" w14:textId="6F8FA0D8" w:rsidR="00B26BD3" w:rsidRPr="00B26BD3" w:rsidRDefault="00B26BD3" w:rsidP="00B26BD3">
      <w:pPr>
        <w:rPr>
          <w:rFonts w:ascii="Times New Roman" w:hAnsi="Times New Roman" w:cs="Times New Roman"/>
          <w:sz w:val="28"/>
          <w:szCs w:val="28"/>
        </w:rPr>
      </w:pPr>
      <w:r w:rsidRPr="00B26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2A1FA" wp14:editId="793E8C0C">
            <wp:extent cx="5731510" cy="3818890"/>
            <wp:effectExtent l="0" t="0" r="2540" b="0"/>
            <wp:docPr id="2010395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77A6" w14:textId="77777777" w:rsidR="003E2131" w:rsidRDefault="003E2131" w:rsidP="00F5619E">
      <w:pPr>
        <w:rPr>
          <w:ins w:id="9" w:author="Thirija R" w:date="2026-07-18T10:33:00Z" w16du:dateUtc="2026-07-18T05:03:00Z"/>
          <w:rFonts w:ascii="Times New Roman" w:hAnsi="Times New Roman" w:cs="Times New Roman"/>
          <w:b/>
          <w:bCs/>
          <w:sz w:val="28"/>
          <w:szCs w:val="28"/>
        </w:rPr>
      </w:pPr>
    </w:p>
    <w:p w14:paraId="7785B5DA" w14:textId="0EF6542A" w:rsidR="002D680E" w:rsidRPr="00495DE4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26BD3" w:rsidRPr="00495DE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799E" w:rsidRPr="00495DE4">
        <w:rPr>
          <w:rFonts w:ascii="Times New Roman" w:hAnsi="Times New Roman" w:cs="Times New Roman"/>
          <w:b/>
          <w:bCs/>
          <w:sz w:val="28"/>
          <w:szCs w:val="28"/>
        </w:rPr>
        <w:t>ORDER</w:t>
      </w:r>
      <w:ins w:id="10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56036609" w14:textId="466D70A8" w:rsidR="00F6799E" w:rsidRPr="00F6799E" w:rsidRDefault="00F6799E" w:rsidP="00F6799E">
      <w:pPr>
        <w:rPr>
          <w:rFonts w:ascii="Times New Roman" w:hAnsi="Times New Roman" w:cs="Times New Roman"/>
          <w:sz w:val="28"/>
          <w:szCs w:val="28"/>
        </w:rPr>
      </w:pPr>
      <w:r w:rsidRPr="00F679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7D53C5" wp14:editId="00E759D2">
            <wp:extent cx="5731510" cy="3818890"/>
            <wp:effectExtent l="0" t="0" r="2540" b="0"/>
            <wp:docPr id="856057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8CDE" w14:textId="77777777" w:rsidR="00F6799E" w:rsidRDefault="00F6799E" w:rsidP="00F5619E">
      <w:pPr>
        <w:rPr>
          <w:rFonts w:ascii="Times New Roman" w:hAnsi="Times New Roman" w:cs="Times New Roman"/>
          <w:sz w:val="28"/>
          <w:szCs w:val="28"/>
        </w:rPr>
      </w:pPr>
    </w:p>
    <w:p w14:paraId="3F46C75D" w14:textId="0B84B7D5" w:rsidR="00F6799E" w:rsidRPr="000661F3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F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6799E" w:rsidRPr="000661F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4364A" w:rsidRPr="000661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BD6EF6" w:rsidRPr="000661F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B4364A" w:rsidRPr="000661F3">
        <w:rPr>
          <w:rFonts w:ascii="Times New Roman" w:hAnsi="Times New Roman" w:cs="Times New Roman"/>
          <w:b/>
          <w:bCs/>
          <w:sz w:val="28"/>
          <w:szCs w:val="28"/>
        </w:rPr>
        <w:t>YME</w:t>
      </w:r>
      <w:r w:rsidR="00BD6EF6" w:rsidRPr="000661F3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B4364A" w:rsidRPr="000661F3">
        <w:rPr>
          <w:rFonts w:ascii="Times New Roman" w:hAnsi="Times New Roman" w:cs="Times New Roman"/>
          <w:b/>
          <w:bCs/>
          <w:sz w:val="28"/>
          <w:szCs w:val="28"/>
        </w:rPr>
        <w:t>T</w:t>
      </w:r>
      <w:ins w:id="11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55B7F953" w14:textId="77777777" w:rsidR="000661F3" w:rsidRDefault="000661F3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2A356F" wp14:editId="54BAD543">
            <wp:extent cx="5731510" cy="3819525"/>
            <wp:effectExtent l="0" t="0" r="2540" b="9525"/>
            <wp:docPr id="3412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16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DDA4" w14:textId="1B0A40D1" w:rsidR="00A044C2" w:rsidRPr="00E16AD0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94BFA" w:rsidRPr="00E16AD0">
        <w:rPr>
          <w:rFonts w:ascii="Times New Roman" w:hAnsi="Times New Roman" w:cs="Times New Roman"/>
          <w:b/>
          <w:bCs/>
          <w:sz w:val="28"/>
          <w:szCs w:val="28"/>
        </w:rPr>
        <w:t>.DELIVERY</w:t>
      </w:r>
      <w:ins w:id="12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2275C00B" w14:textId="781BC0FE" w:rsidR="00A762D7" w:rsidRPr="00A762D7" w:rsidRDefault="00A762D7" w:rsidP="00A762D7">
      <w:pPr>
        <w:rPr>
          <w:rFonts w:ascii="Times New Roman" w:hAnsi="Times New Roman" w:cs="Times New Roman"/>
          <w:sz w:val="28"/>
          <w:szCs w:val="28"/>
        </w:rPr>
      </w:pPr>
      <w:r w:rsidRPr="00A762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5C27F6" wp14:editId="774A4A92">
            <wp:extent cx="5731510" cy="3818890"/>
            <wp:effectExtent l="0" t="0" r="2540" b="0"/>
            <wp:docPr id="11753920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333C" w14:textId="77777777" w:rsidR="00A762D7" w:rsidRDefault="00A762D7" w:rsidP="00F5619E">
      <w:pPr>
        <w:rPr>
          <w:rFonts w:ascii="Times New Roman" w:hAnsi="Times New Roman" w:cs="Times New Roman"/>
          <w:sz w:val="28"/>
          <w:szCs w:val="28"/>
        </w:rPr>
      </w:pPr>
    </w:p>
    <w:p w14:paraId="1E1BAA5A" w14:textId="5AD0883B" w:rsidR="00A762D7" w:rsidRPr="00E16AD0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A762D7" w:rsidRPr="00E16AD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F4059" w:rsidRPr="00E16AD0">
        <w:rPr>
          <w:rFonts w:ascii="Times New Roman" w:hAnsi="Times New Roman" w:cs="Times New Roman"/>
          <w:b/>
          <w:bCs/>
          <w:sz w:val="28"/>
          <w:szCs w:val="28"/>
        </w:rPr>
        <w:t>INVENTORY</w:t>
      </w:r>
      <w:ins w:id="13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1147AB6E" w14:textId="5479F2AE" w:rsidR="00BF4059" w:rsidRPr="00BF4059" w:rsidRDefault="00BF4059" w:rsidP="00BF4059">
      <w:pPr>
        <w:rPr>
          <w:rFonts w:ascii="Times New Roman" w:hAnsi="Times New Roman" w:cs="Times New Roman"/>
          <w:sz w:val="28"/>
          <w:szCs w:val="28"/>
        </w:rPr>
      </w:pPr>
      <w:r w:rsidRPr="00BF40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72F21" wp14:editId="2382300C">
            <wp:extent cx="5731510" cy="3818890"/>
            <wp:effectExtent l="0" t="0" r="2540" b="0"/>
            <wp:docPr id="14990350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8500" w14:textId="77777777" w:rsidR="00492221" w:rsidRDefault="00492221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47EEC" w14:textId="6707C594" w:rsidR="00BF4059" w:rsidRPr="00E16AD0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</w:t>
      </w:r>
      <w:r w:rsidR="00BF4059" w:rsidRPr="00E16AD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F0CD6" w:rsidRPr="00E16AD0">
        <w:rPr>
          <w:rFonts w:ascii="Times New Roman" w:hAnsi="Times New Roman" w:cs="Times New Roman"/>
          <w:b/>
          <w:bCs/>
          <w:sz w:val="28"/>
          <w:szCs w:val="28"/>
        </w:rPr>
        <w:t>FEEDBACK</w:t>
      </w:r>
      <w:ins w:id="14" w:author="Thirija R" w:date="2026-07-18T10:33:00Z" w16du:dateUtc="2026-07-18T05:03:00Z">
        <w:r w:rsidR="00AF36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ENTITY</w:t>
        </w:r>
      </w:ins>
    </w:p>
    <w:p w14:paraId="77C4EF23" w14:textId="40DC11F3" w:rsidR="002D680E" w:rsidRDefault="00E16AD0" w:rsidP="003F0CD6">
      <w:pPr>
        <w:rPr>
          <w:rFonts w:ascii="Times New Roman" w:hAnsi="Times New Roman" w:cs="Times New Roman"/>
          <w:sz w:val="28"/>
          <w:szCs w:val="28"/>
        </w:rPr>
      </w:pPr>
      <w:r w:rsidRPr="00E16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4925F0" wp14:editId="7E4904D5">
            <wp:extent cx="5731510" cy="3818890"/>
            <wp:effectExtent l="0" t="0" r="2540" b="0"/>
            <wp:docPr id="19067781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AAF3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5555DBBE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6405D663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147EEA37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6DDC21B1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383A2426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20C9A297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2E4E64AE" w14:textId="77777777" w:rsid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17511AEE" w14:textId="1D82E79E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808B5C4" w14:textId="77777777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14:paraId="7E537A3C" w14:textId="77777777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14:paraId="200317C0" w14:textId="472B3F52" w:rsidR="005D1E34" w:rsidRPr="00C03C8A" w:rsidRDefault="005D1E34" w:rsidP="00C03C8A">
      <w:pPr>
        <w:tabs>
          <w:tab w:val="left" w:pos="3696"/>
        </w:tabs>
        <w:rPr>
          <w:ins w:id="15" w:author="Thirija R" w:date="2026-07-18T10:33:00Z" w16du:dateUtc="2026-07-18T05:03:00Z"/>
          <w:rFonts w:ascii="Times New Roman" w:hAnsi="Times New Roman" w:cs="Times New Roman"/>
          <w:b/>
          <w:bCs/>
          <w:sz w:val="28"/>
          <w:szCs w:val="28"/>
        </w:rPr>
      </w:pPr>
    </w:p>
    <w:p w14:paraId="35257F80" w14:textId="77777777" w:rsidR="005D1E34" w:rsidRDefault="005D1E34" w:rsidP="005D1E34">
      <w:pPr>
        <w:rPr>
          <w:ins w:id="16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60F83C16" w14:textId="77777777" w:rsidR="005D1E34" w:rsidRDefault="005D1E34" w:rsidP="005D1E34">
      <w:pPr>
        <w:rPr>
          <w:ins w:id="17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3B27C920" w14:textId="77777777" w:rsidR="00404648" w:rsidRDefault="00404648" w:rsidP="005D1E34">
      <w:pPr>
        <w:rPr>
          <w:rFonts w:ascii="Times New Roman" w:hAnsi="Times New Roman" w:cs="Times New Roman"/>
          <w:noProof/>
          <w:sz w:val="28"/>
          <w:szCs w:val="28"/>
        </w:rPr>
      </w:pPr>
    </w:p>
    <w:p w14:paraId="5142A0C0" w14:textId="77777777" w:rsidR="00404648" w:rsidRDefault="00404648" w:rsidP="005D1E34">
      <w:pPr>
        <w:rPr>
          <w:rFonts w:ascii="Times New Roman" w:hAnsi="Times New Roman" w:cs="Times New Roman"/>
          <w:noProof/>
          <w:sz w:val="28"/>
          <w:szCs w:val="28"/>
        </w:rPr>
      </w:pPr>
    </w:p>
    <w:p w14:paraId="2D461A73" w14:textId="12909F79" w:rsidR="005D1E34" w:rsidRPr="005D1E34" w:rsidRDefault="005D1E34" w:rsidP="005D1E34">
      <w:pPr>
        <w:rPr>
          <w:ins w:id="18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  <w:ins w:id="19" w:author="Thirija R" w:date="2026-07-18T10:33:00Z" w16du:dateUtc="2026-07-18T05:03:00Z">
        <w:r w:rsidRPr="005D1E34">
          <w:rPr>
            <w:rFonts w:ascii="Times New Roman" w:hAnsi="Times New Roman" w:cs="Times New Roman"/>
            <w:noProof/>
            <w:sz w:val="28"/>
            <w:szCs w:val="28"/>
          </w:rPr>
          <w:drawing>
            <wp:inline distT="0" distB="0" distL="0" distR="0" wp14:anchorId="3D638084" wp14:editId="3574047F">
              <wp:extent cx="5731510" cy="4997450"/>
              <wp:effectExtent l="0" t="0" r="2540" b="0"/>
              <wp:docPr id="298911017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4997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38FA977" w14:textId="77777777" w:rsidR="005D1E34" w:rsidRDefault="005D1E34" w:rsidP="005D1E34">
      <w:pPr>
        <w:rPr>
          <w:ins w:id="20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172F881B" w14:textId="77777777" w:rsidR="005D1E34" w:rsidRDefault="005D1E34" w:rsidP="005D1E34">
      <w:pPr>
        <w:rPr>
          <w:ins w:id="21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31C7DB9B" w14:textId="77777777" w:rsidR="005D1E34" w:rsidRDefault="005D1E34" w:rsidP="005D1E34">
      <w:pPr>
        <w:rPr>
          <w:ins w:id="22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562DA39A" w14:textId="77777777" w:rsidR="005D1E34" w:rsidRDefault="005D1E34" w:rsidP="005D1E34">
      <w:pPr>
        <w:rPr>
          <w:ins w:id="23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2F418A13" w14:textId="77777777" w:rsidR="00C03C8A" w:rsidRDefault="00C03C8A" w:rsidP="004046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3669DCAA" w14:textId="77777777" w:rsidR="00C03C8A" w:rsidRDefault="00C03C8A" w:rsidP="00404648">
      <w:pPr>
        <w:rPr>
          <w:rFonts w:ascii="Times New Roman" w:hAnsi="Times New Roman" w:cs="Times New Roman"/>
          <w:sz w:val="28"/>
          <w:szCs w:val="28"/>
        </w:rPr>
      </w:pPr>
    </w:p>
    <w:p w14:paraId="2A900BCD" w14:textId="77777777" w:rsidR="00C03C8A" w:rsidRDefault="00C03C8A" w:rsidP="00404648">
      <w:pPr>
        <w:rPr>
          <w:rFonts w:ascii="Times New Roman" w:hAnsi="Times New Roman" w:cs="Times New Roman"/>
          <w:sz w:val="28"/>
          <w:szCs w:val="28"/>
        </w:rPr>
      </w:pPr>
    </w:p>
    <w:p w14:paraId="667DA203" w14:textId="77777777" w:rsidR="00C03C8A" w:rsidRDefault="00C03C8A" w:rsidP="00404648">
      <w:pPr>
        <w:rPr>
          <w:rFonts w:ascii="Times New Roman" w:hAnsi="Times New Roman" w:cs="Times New Roman"/>
          <w:sz w:val="28"/>
          <w:szCs w:val="28"/>
        </w:rPr>
      </w:pPr>
    </w:p>
    <w:p w14:paraId="2FABFC70" w14:textId="3AD7D414" w:rsidR="005D1E34" w:rsidRDefault="00C03C8A" w:rsidP="00404648">
      <w:pPr>
        <w:rPr>
          <w:rFonts w:ascii="Times New Roman" w:hAnsi="Times New Roman"/>
          <w:sz w:val="28"/>
          <w:rPrChange w:id="24" w:author="Thirija R" w:date="2026-07-18T10:33:00Z" w16du:dateUtc="2026-07-18T05:03:00Z">
            <w:rPr>
              <w:rFonts w:ascii="Times New Roman" w:hAnsi="Times New Roman"/>
              <w:b/>
              <w:sz w:val="28"/>
            </w:rPr>
          </w:rPrChange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</w:t>
      </w:r>
      <w:r w:rsidR="005D1E34">
        <w:rPr>
          <w:rFonts w:ascii="Times New Roman" w:hAnsi="Times New Roman"/>
          <w:sz w:val="28"/>
          <w:rPrChange w:id="25" w:author="Thirija R" w:date="2026-07-18T10:33:00Z" w16du:dateUtc="2026-07-18T05:03:00Z">
            <w:rPr>
              <w:rFonts w:ascii="Times New Roman" w:hAnsi="Times New Roman"/>
              <w:b/>
              <w:sz w:val="28"/>
            </w:rPr>
          </w:rPrChange>
        </w:rPr>
        <w:t xml:space="preserve">OVERALL </w:t>
      </w:r>
      <w:del w:id="26" w:author="Thirija R" w:date="2026-07-18T10:33:00Z" w16du:dateUtc="2026-07-18T05:03:00Z">
        <w:r w:rsidR="0041730C" w:rsidRPr="0041730C">
          <w:rPr>
            <w:rFonts w:ascii="Times New Roman" w:hAnsi="Times New Roman" w:cs="Times New Roman"/>
            <w:b/>
            <w:bCs/>
            <w:sz w:val="28"/>
            <w:szCs w:val="28"/>
          </w:rPr>
          <w:delText xml:space="preserve">ER </w:delText>
        </w:r>
      </w:del>
      <w:r w:rsidR="005D1E34">
        <w:rPr>
          <w:rFonts w:ascii="Times New Roman" w:hAnsi="Times New Roman"/>
          <w:sz w:val="28"/>
          <w:rPrChange w:id="27" w:author="Thirija R" w:date="2026-07-18T10:33:00Z" w16du:dateUtc="2026-07-18T05:03:00Z">
            <w:rPr>
              <w:rFonts w:ascii="Times New Roman" w:hAnsi="Times New Roman"/>
              <w:b/>
              <w:sz w:val="28"/>
            </w:rPr>
          </w:rPrChange>
        </w:rPr>
        <w:t>DIAGRAM</w:t>
      </w:r>
    </w:p>
    <w:p w14:paraId="28E6B3CE" w14:textId="77777777" w:rsidR="005D1E34" w:rsidRDefault="005D1E34" w:rsidP="005D1E34">
      <w:pPr>
        <w:rPr>
          <w:rFonts w:ascii="Times New Roman" w:hAnsi="Times New Roman" w:cs="Times New Roman"/>
          <w:sz w:val="28"/>
          <w:szCs w:val="28"/>
        </w:rPr>
      </w:pPr>
    </w:p>
    <w:p w14:paraId="72B66C1F" w14:textId="77777777" w:rsidR="005D1E34" w:rsidRDefault="005D1E34" w:rsidP="005D1E34">
      <w:pPr>
        <w:rPr>
          <w:rFonts w:ascii="Times New Roman" w:hAnsi="Times New Roman" w:cs="Times New Roman"/>
          <w:sz w:val="28"/>
          <w:szCs w:val="28"/>
        </w:rPr>
      </w:pPr>
    </w:p>
    <w:p w14:paraId="02382DD7" w14:textId="77777777" w:rsidR="0041730C" w:rsidRPr="0041730C" w:rsidRDefault="0041730C" w:rsidP="0041730C">
      <w:pPr>
        <w:rPr>
          <w:del w:id="28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6ED34380" w14:textId="77777777" w:rsidR="0041730C" w:rsidRPr="0041730C" w:rsidRDefault="0041730C" w:rsidP="0041730C">
      <w:pPr>
        <w:rPr>
          <w:del w:id="29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1A3A63C3" w14:textId="35B1CA37" w:rsidR="003E2131" w:rsidRPr="003E2131" w:rsidRDefault="003E2131" w:rsidP="003E2131">
      <w:pPr>
        <w:rPr>
          <w:ins w:id="30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  <w:ins w:id="31" w:author="Thirija R" w:date="2026-07-18T10:33:00Z" w16du:dateUtc="2026-07-18T05:03:00Z">
        <w:r w:rsidRPr="003E2131">
          <w:rPr>
            <w:rFonts w:ascii="Times New Roman" w:hAnsi="Times New Roman" w:cs="Times New Roman"/>
            <w:noProof/>
            <w:sz w:val="28"/>
            <w:szCs w:val="28"/>
          </w:rPr>
          <w:drawing>
            <wp:inline distT="0" distB="0" distL="0" distR="0" wp14:anchorId="5016EACC" wp14:editId="00A76A50">
              <wp:extent cx="5816600" cy="4260850"/>
              <wp:effectExtent l="0" t="0" r="0" b="6350"/>
              <wp:docPr id="100435400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16600" cy="426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0D1716D" w14:textId="77777777" w:rsidR="005D1E34" w:rsidRPr="005D1E34" w:rsidRDefault="005D1E34" w:rsidP="005D1E34">
      <w:pPr>
        <w:rPr>
          <w:ins w:id="32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35D87F25" w14:textId="77777777" w:rsidR="0041730C" w:rsidRPr="0041730C" w:rsidRDefault="0041730C" w:rsidP="0041730C">
      <w:pPr>
        <w:rPr>
          <w:ins w:id="33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0592113A" w14:textId="77777777" w:rsidR="0041730C" w:rsidRPr="0041730C" w:rsidRDefault="0041730C" w:rsidP="0041730C">
      <w:pPr>
        <w:rPr>
          <w:ins w:id="34" w:author="Thirija R" w:date="2026-07-18T10:33:00Z" w16du:dateUtc="2026-07-18T05:03:00Z"/>
          <w:rFonts w:ascii="Times New Roman" w:hAnsi="Times New Roman" w:cs="Times New Roman"/>
          <w:sz w:val="28"/>
          <w:szCs w:val="28"/>
        </w:rPr>
      </w:pPr>
    </w:p>
    <w:p w14:paraId="611ADD1A" w14:textId="3033B108" w:rsidR="0041730C" w:rsidRPr="0041730C" w:rsidRDefault="0041730C" w:rsidP="0041730C">
      <w:pPr>
        <w:tabs>
          <w:tab w:val="left" w:pos="34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41730C" w:rsidRPr="0041730C" w:rsidSect="003260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47C7" w14:textId="77777777" w:rsidR="00604F52" w:rsidRDefault="00604F52" w:rsidP="00404648">
      <w:pPr>
        <w:spacing w:after="0" w:line="240" w:lineRule="auto"/>
      </w:pPr>
      <w:r>
        <w:separator/>
      </w:r>
    </w:p>
  </w:endnote>
  <w:endnote w:type="continuationSeparator" w:id="0">
    <w:p w14:paraId="46A5DE9D" w14:textId="77777777" w:rsidR="00604F52" w:rsidRDefault="00604F52" w:rsidP="00404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2043" w14:textId="77777777" w:rsidR="00604F52" w:rsidRDefault="00604F52" w:rsidP="00404648">
      <w:pPr>
        <w:spacing w:after="0" w:line="240" w:lineRule="auto"/>
      </w:pPr>
      <w:r>
        <w:separator/>
      </w:r>
    </w:p>
  </w:footnote>
  <w:footnote w:type="continuationSeparator" w:id="0">
    <w:p w14:paraId="60570FF1" w14:textId="77777777" w:rsidR="00604F52" w:rsidRDefault="00604F52" w:rsidP="00404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C40"/>
    <w:multiLevelType w:val="multilevel"/>
    <w:tmpl w:val="5D4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1401"/>
    <w:multiLevelType w:val="multilevel"/>
    <w:tmpl w:val="4A2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448DA"/>
    <w:multiLevelType w:val="multilevel"/>
    <w:tmpl w:val="3AC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B7A"/>
    <w:multiLevelType w:val="multilevel"/>
    <w:tmpl w:val="04A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F7FD5"/>
    <w:multiLevelType w:val="hybridMultilevel"/>
    <w:tmpl w:val="EEA24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61A75"/>
    <w:multiLevelType w:val="multilevel"/>
    <w:tmpl w:val="5B7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6679E"/>
    <w:multiLevelType w:val="multilevel"/>
    <w:tmpl w:val="CAB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061A5"/>
    <w:multiLevelType w:val="multilevel"/>
    <w:tmpl w:val="72C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95659">
    <w:abstractNumId w:val="4"/>
  </w:num>
  <w:num w:numId="2" w16cid:durableId="515703511">
    <w:abstractNumId w:val="1"/>
  </w:num>
  <w:num w:numId="3" w16cid:durableId="158546217">
    <w:abstractNumId w:val="2"/>
  </w:num>
  <w:num w:numId="4" w16cid:durableId="117846813">
    <w:abstractNumId w:val="5"/>
  </w:num>
  <w:num w:numId="5" w16cid:durableId="1251239650">
    <w:abstractNumId w:val="3"/>
  </w:num>
  <w:num w:numId="6" w16cid:durableId="199710648">
    <w:abstractNumId w:val="7"/>
  </w:num>
  <w:num w:numId="7" w16cid:durableId="809060434">
    <w:abstractNumId w:val="0"/>
  </w:num>
  <w:num w:numId="8" w16cid:durableId="48512378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rija R">
    <w15:presenceInfo w15:providerId="Windows Live" w15:userId="5c5e5a5a8b9fc6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00"/>
    <w:rsid w:val="00043B52"/>
    <w:rsid w:val="000661F3"/>
    <w:rsid w:val="000C581D"/>
    <w:rsid w:val="000C6231"/>
    <w:rsid w:val="00104C85"/>
    <w:rsid w:val="00116F59"/>
    <w:rsid w:val="00194BFA"/>
    <w:rsid w:val="001E0929"/>
    <w:rsid w:val="002816EE"/>
    <w:rsid w:val="002B2514"/>
    <w:rsid w:val="002D680E"/>
    <w:rsid w:val="003260C0"/>
    <w:rsid w:val="0036517A"/>
    <w:rsid w:val="003E2131"/>
    <w:rsid w:val="003E5AC7"/>
    <w:rsid w:val="003E7109"/>
    <w:rsid w:val="003F0CD6"/>
    <w:rsid w:val="00404648"/>
    <w:rsid w:val="0041730C"/>
    <w:rsid w:val="00492221"/>
    <w:rsid w:val="00495DE4"/>
    <w:rsid w:val="0051333C"/>
    <w:rsid w:val="005370D3"/>
    <w:rsid w:val="005917F4"/>
    <w:rsid w:val="005A526A"/>
    <w:rsid w:val="005D1E34"/>
    <w:rsid w:val="005F1367"/>
    <w:rsid w:val="00604F52"/>
    <w:rsid w:val="00680CA3"/>
    <w:rsid w:val="007759D8"/>
    <w:rsid w:val="007F055A"/>
    <w:rsid w:val="009C3EDA"/>
    <w:rsid w:val="00A044C2"/>
    <w:rsid w:val="00A762D7"/>
    <w:rsid w:val="00AF363C"/>
    <w:rsid w:val="00B26BD3"/>
    <w:rsid w:val="00B4364A"/>
    <w:rsid w:val="00B75166"/>
    <w:rsid w:val="00BA19D0"/>
    <w:rsid w:val="00BB51AE"/>
    <w:rsid w:val="00BD6EF6"/>
    <w:rsid w:val="00BF4059"/>
    <w:rsid w:val="00C03C8A"/>
    <w:rsid w:val="00C055EC"/>
    <w:rsid w:val="00C3498E"/>
    <w:rsid w:val="00D1480B"/>
    <w:rsid w:val="00D5174E"/>
    <w:rsid w:val="00D75B9F"/>
    <w:rsid w:val="00D76CE2"/>
    <w:rsid w:val="00E16AD0"/>
    <w:rsid w:val="00E22E1E"/>
    <w:rsid w:val="00F3348F"/>
    <w:rsid w:val="00F5619E"/>
    <w:rsid w:val="00F6799E"/>
    <w:rsid w:val="00F8367D"/>
    <w:rsid w:val="00F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871B"/>
  <w15:chartTrackingRefBased/>
  <w15:docId w15:val="{029C13C3-ADED-45BE-AB3F-82BCFA47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ED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4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648"/>
  </w:style>
  <w:style w:type="paragraph" w:styleId="Footer">
    <w:name w:val="footer"/>
    <w:basedOn w:val="Normal"/>
    <w:link w:val="FooterChar"/>
    <w:uiPriority w:val="99"/>
    <w:unhideWhenUsed/>
    <w:rsid w:val="00404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Thirija R</dc:creator>
  <cp:keywords/>
  <dc:description/>
  <cp:lastModifiedBy>Thirija R</cp:lastModifiedBy>
  <cp:revision>8</cp:revision>
  <cp:lastPrinted>2026-07-17T17:00:00Z</cp:lastPrinted>
  <dcterms:created xsi:type="dcterms:W3CDTF">2026-07-17T08:01:00Z</dcterms:created>
  <dcterms:modified xsi:type="dcterms:W3CDTF">2026-07-18T05:14:00Z</dcterms:modified>
</cp:coreProperties>
</file>